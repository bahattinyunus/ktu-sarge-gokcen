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EE2F4C" w14:textId="5CFD5E53" w:rsidR="00854EBC" w:rsidRPr="00DE4747" w:rsidRDefault="00B60837" w:rsidP="00B60837">
      <w:pPr>
        <w:jc w:val="right"/>
        <w:rPr>
          <w:rFonts w:ascii="Times New Roman" w:hAnsi="Times New Roman" w:cs="Times New Roman"/>
          <w:b/>
          <w:bCs/>
        </w:rPr>
      </w:pPr>
      <w:r w:rsidRPr="00DE4747">
        <w:rPr>
          <w:rFonts w:ascii="Times New Roman" w:hAnsi="Times New Roman" w:cs="Times New Roman"/>
          <w:b/>
          <w:bCs/>
        </w:rPr>
        <w:t>EK</w:t>
      </w:r>
      <w:r w:rsidR="00184755" w:rsidRPr="00DE4747">
        <w:rPr>
          <w:rFonts w:ascii="Times New Roman" w:hAnsi="Times New Roman" w:cs="Times New Roman"/>
          <w:b/>
          <w:bCs/>
        </w:rPr>
        <w:t>-</w:t>
      </w:r>
      <w:r w:rsidR="005A4EE9" w:rsidRPr="00DE4747">
        <w:rPr>
          <w:rFonts w:ascii="Times New Roman" w:hAnsi="Times New Roman" w:cs="Times New Roman"/>
          <w:b/>
          <w:bCs/>
        </w:rPr>
        <w:t>1</w:t>
      </w:r>
    </w:p>
    <w:p w14:paraId="0CE3877B" w14:textId="101CF554" w:rsidR="00983D4B" w:rsidRPr="0088486F" w:rsidRDefault="00983D4B" w:rsidP="0088486F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88486F">
        <w:rPr>
          <w:rFonts w:ascii="Times New Roman" w:hAnsi="Times New Roman" w:cs="Times New Roman"/>
          <w:b/>
          <w:bCs/>
          <w:sz w:val="24"/>
        </w:rPr>
        <w:t>HAKEM ALTİMETRESİ</w:t>
      </w:r>
      <w:r w:rsidR="0088486F" w:rsidRPr="0088486F">
        <w:rPr>
          <w:rFonts w:ascii="Times New Roman" w:hAnsi="Times New Roman" w:cs="Times New Roman"/>
          <w:b/>
          <w:bCs/>
          <w:sz w:val="24"/>
        </w:rPr>
        <w:t xml:space="preserve"> </w:t>
      </w:r>
      <w:r w:rsidRPr="0088486F">
        <w:rPr>
          <w:rFonts w:ascii="Times New Roman" w:hAnsi="Times New Roman" w:cs="Times New Roman"/>
          <w:b/>
          <w:bCs/>
          <w:sz w:val="24"/>
        </w:rPr>
        <w:t>BİLGİLENDİRME DOKÜMANI</w:t>
      </w:r>
    </w:p>
    <w:p w14:paraId="142AC276" w14:textId="60CE49E9" w:rsidR="00302DA4" w:rsidRPr="00DE4747" w:rsidRDefault="0065250D" w:rsidP="00642CDB">
      <w:pPr>
        <w:pStyle w:val="Heading1"/>
        <w:numPr>
          <w:ilvl w:val="0"/>
          <w:numId w:val="12"/>
        </w:numPr>
        <w:tabs>
          <w:tab w:val="left" w:pos="360"/>
        </w:tabs>
        <w:spacing w:line="360" w:lineRule="auto"/>
        <w:ind w:left="0" w:firstLine="0"/>
        <w:rPr>
          <w:rFonts w:ascii="Times New Roman" w:hAnsi="Times New Roman" w:cs="Times New Roman"/>
          <w:b/>
          <w:color w:val="auto"/>
          <w:sz w:val="22"/>
          <w:szCs w:val="22"/>
        </w:rPr>
      </w:pPr>
      <w:bookmarkStart w:id="0" w:name="_Toc92096619"/>
      <w:bookmarkStart w:id="1" w:name="_Toc92096620"/>
      <w:bookmarkStart w:id="2" w:name="_Toc102757960"/>
      <w:bookmarkEnd w:id="0"/>
      <w:bookmarkEnd w:id="1"/>
      <w:r w:rsidRPr="00DE4747">
        <w:rPr>
          <w:rFonts w:ascii="Times New Roman" w:hAnsi="Times New Roman" w:cs="Times New Roman"/>
          <w:b/>
          <w:color w:val="auto"/>
          <w:sz w:val="22"/>
          <w:szCs w:val="22"/>
        </w:rPr>
        <w:t>HAKEM ALTİMETRESİ</w:t>
      </w:r>
      <w:r w:rsidR="008A16FC" w:rsidRPr="00DE4747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895E91" w:rsidRPr="00DE4747">
        <w:rPr>
          <w:rFonts w:ascii="Times New Roman" w:hAnsi="Times New Roman" w:cs="Times New Roman"/>
          <w:b/>
          <w:color w:val="auto"/>
          <w:sz w:val="22"/>
          <w:szCs w:val="22"/>
        </w:rPr>
        <w:t>HAKKINDA GENEL B</w:t>
      </w:r>
      <w:r w:rsidR="004F7C8D" w:rsidRPr="00DE4747">
        <w:rPr>
          <w:rFonts w:ascii="Times New Roman" w:hAnsi="Times New Roman" w:cs="Times New Roman"/>
          <w:b/>
          <w:color w:val="auto"/>
          <w:sz w:val="22"/>
          <w:szCs w:val="22"/>
        </w:rPr>
        <w:t>İLGİLENDİRME</w:t>
      </w:r>
      <w:bookmarkEnd w:id="2"/>
    </w:p>
    <w:p w14:paraId="7C5564B6" w14:textId="18713782" w:rsidR="00E83146" w:rsidRPr="00DE4747" w:rsidRDefault="00C80D39" w:rsidP="00642CDB">
      <w:pPr>
        <w:spacing w:line="360" w:lineRule="auto"/>
        <w:jc w:val="both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</w:rPr>
        <w:t>Yarışma Komitesi tarafından geliştirilmiş “</w:t>
      </w:r>
      <w:r w:rsidR="00201CDC" w:rsidRPr="00DE4747">
        <w:rPr>
          <w:rFonts w:ascii="Times New Roman" w:hAnsi="Times New Roman" w:cs="Times New Roman"/>
        </w:rPr>
        <w:t xml:space="preserve">Hakem </w:t>
      </w:r>
      <w:r w:rsidR="00BE3DC6" w:rsidRPr="00DE4747">
        <w:rPr>
          <w:rFonts w:ascii="Times New Roman" w:hAnsi="Times New Roman" w:cs="Times New Roman"/>
        </w:rPr>
        <w:t>A</w:t>
      </w:r>
      <w:r w:rsidR="00201CDC" w:rsidRPr="00DE4747">
        <w:rPr>
          <w:rFonts w:ascii="Times New Roman" w:hAnsi="Times New Roman" w:cs="Times New Roman"/>
        </w:rPr>
        <w:t>ltimetresi</w:t>
      </w:r>
      <w:r w:rsidRPr="00DE4747">
        <w:rPr>
          <w:rFonts w:ascii="Times New Roman" w:hAnsi="Times New Roman" w:cs="Times New Roman"/>
        </w:rPr>
        <w:t>”</w:t>
      </w:r>
      <w:r w:rsidR="00635DAC" w:rsidRPr="00DE4747">
        <w:rPr>
          <w:rFonts w:ascii="Times New Roman" w:hAnsi="Times New Roman" w:cs="Times New Roman"/>
        </w:rPr>
        <w:t>,</w:t>
      </w:r>
      <w:r w:rsidR="00BE3DC6" w:rsidRPr="00DE4747">
        <w:rPr>
          <w:rFonts w:ascii="Times New Roman" w:hAnsi="Times New Roman" w:cs="Times New Roman"/>
        </w:rPr>
        <w:t xml:space="preserve"> </w:t>
      </w:r>
      <w:r w:rsidR="00302B34" w:rsidRPr="00DE4747">
        <w:rPr>
          <w:rFonts w:ascii="Times New Roman" w:hAnsi="Times New Roman" w:cs="Times New Roman"/>
        </w:rPr>
        <w:t xml:space="preserve">yarışmacı takımların </w:t>
      </w:r>
      <w:r w:rsidR="0013604A" w:rsidRPr="00DE4747">
        <w:rPr>
          <w:rFonts w:ascii="Times New Roman" w:hAnsi="Times New Roman" w:cs="Times New Roman"/>
        </w:rPr>
        <w:t>uçuşlarında</w:t>
      </w:r>
      <w:r w:rsidR="006C6C50" w:rsidRPr="00DE4747">
        <w:rPr>
          <w:rFonts w:ascii="Times New Roman" w:hAnsi="Times New Roman" w:cs="Times New Roman"/>
        </w:rPr>
        <w:t xml:space="preserve"> </w:t>
      </w:r>
      <w:r w:rsidR="008162DA" w:rsidRPr="00DE4747">
        <w:rPr>
          <w:rFonts w:ascii="Times New Roman" w:hAnsi="Times New Roman" w:cs="Times New Roman"/>
        </w:rPr>
        <w:t>ulaştıkları en yüksek irtifa</w:t>
      </w:r>
      <w:r w:rsidR="00642CDB" w:rsidRPr="00DE4747">
        <w:rPr>
          <w:rFonts w:ascii="Times New Roman" w:hAnsi="Times New Roman" w:cs="Times New Roman"/>
        </w:rPr>
        <w:t xml:space="preserve"> </w:t>
      </w:r>
      <w:r w:rsidRPr="00DE4747">
        <w:rPr>
          <w:rFonts w:ascii="Times New Roman" w:hAnsi="Times New Roman" w:cs="Times New Roman"/>
        </w:rPr>
        <w:t>değerini</w:t>
      </w:r>
      <w:r w:rsidR="00642CDB" w:rsidRPr="00DE4747">
        <w:rPr>
          <w:rFonts w:ascii="Times New Roman" w:hAnsi="Times New Roman" w:cs="Times New Roman"/>
        </w:rPr>
        <w:t xml:space="preserve"> </w:t>
      </w:r>
      <w:r w:rsidRPr="00DE4747">
        <w:rPr>
          <w:rFonts w:ascii="Times New Roman" w:hAnsi="Times New Roman" w:cs="Times New Roman"/>
        </w:rPr>
        <w:t>(</w:t>
      </w:r>
      <w:r w:rsidRPr="00DE4747">
        <w:rPr>
          <w:rFonts w:ascii="Times New Roman" w:hAnsi="Times New Roman" w:cs="Times New Roman"/>
          <w:i/>
        </w:rPr>
        <w:t xml:space="preserve">uçuş yörüngesinin </w:t>
      </w:r>
      <w:r w:rsidR="00642CDB" w:rsidRPr="00DE4747">
        <w:rPr>
          <w:rFonts w:ascii="Times New Roman" w:hAnsi="Times New Roman" w:cs="Times New Roman"/>
          <w:i/>
        </w:rPr>
        <w:t>tepe noktası</w:t>
      </w:r>
      <w:r w:rsidRPr="00DE4747">
        <w:rPr>
          <w:rFonts w:ascii="Times New Roman" w:hAnsi="Times New Roman" w:cs="Times New Roman"/>
        </w:rPr>
        <w:t>-</w:t>
      </w:r>
      <w:r w:rsidR="00AA18A8" w:rsidRPr="00DE4747">
        <w:rPr>
          <w:rFonts w:ascii="Times New Roman" w:hAnsi="Times New Roman" w:cs="Times New Roman"/>
          <w:i/>
        </w:rPr>
        <w:t>İng.apogee</w:t>
      </w:r>
      <w:r w:rsidR="00AA18A8" w:rsidRPr="00DE4747">
        <w:rPr>
          <w:rFonts w:ascii="Times New Roman" w:hAnsi="Times New Roman" w:cs="Times New Roman"/>
        </w:rPr>
        <w:t>)</w:t>
      </w:r>
      <w:r w:rsidR="00642CDB" w:rsidRPr="00DE4747">
        <w:rPr>
          <w:rFonts w:ascii="Times New Roman" w:hAnsi="Times New Roman" w:cs="Times New Roman"/>
        </w:rPr>
        <w:t xml:space="preserve"> </w:t>
      </w:r>
      <w:r w:rsidRPr="00DE4747">
        <w:rPr>
          <w:rFonts w:ascii="Times New Roman" w:hAnsi="Times New Roman" w:cs="Times New Roman"/>
        </w:rPr>
        <w:t xml:space="preserve">yüksek doğrulukla </w:t>
      </w:r>
      <w:r w:rsidR="00642CDB" w:rsidRPr="00DE4747">
        <w:rPr>
          <w:rFonts w:ascii="Times New Roman" w:hAnsi="Times New Roman" w:cs="Times New Roman"/>
        </w:rPr>
        <w:t xml:space="preserve">kaydetmek </w:t>
      </w:r>
      <w:r w:rsidR="00894894" w:rsidRPr="00DE4747">
        <w:rPr>
          <w:rFonts w:ascii="Times New Roman" w:hAnsi="Times New Roman" w:cs="Times New Roman"/>
        </w:rPr>
        <w:t>için</w:t>
      </w:r>
      <w:r w:rsidR="00642CDB" w:rsidRPr="00DE4747">
        <w:rPr>
          <w:rFonts w:ascii="Times New Roman" w:hAnsi="Times New Roman" w:cs="Times New Roman"/>
        </w:rPr>
        <w:t xml:space="preserve"> </w:t>
      </w:r>
      <w:r w:rsidR="00894894" w:rsidRPr="00DE4747">
        <w:rPr>
          <w:rFonts w:ascii="Times New Roman" w:hAnsi="Times New Roman" w:cs="Times New Roman"/>
        </w:rPr>
        <w:t xml:space="preserve">geliştirilmiş bir </w:t>
      </w:r>
      <w:r w:rsidR="00E32047" w:rsidRPr="00DE4747">
        <w:rPr>
          <w:rFonts w:ascii="Times New Roman" w:hAnsi="Times New Roman" w:cs="Times New Roman"/>
        </w:rPr>
        <w:t>elektronik</w:t>
      </w:r>
      <w:r w:rsidR="00C772A3" w:rsidRPr="00DE4747">
        <w:rPr>
          <w:rFonts w:ascii="Times New Roman" w:hAnsi="Times New Roman" w:cs="Times New Roman"/>
        </w:rPr>
        <w:t xml:space="preserve"> </w:t>
      </w:r>
      <w:r w:rsidR="00EC425D" w:rsidRPr="00DE4747">
        <w:rPr>
          <w:rFonts w:ascii="Times New Roman" w:hAnsi="Times New Roman" w:cs="Times New Roman"/>
        </w:rPr>
        <w:t>sistemdir</w:t>
      </w:r>
      <w:r w:rsidR="00E32047" w:rsidRPr="00DE4747">
        <w:rPr>
          <w:rFonts w:ascii="Times New Roman" w:hAnsi="Times New Roman" w:cs="Times New Roman"/>
        </w:rPr>
        <w:t xml:space="preserve">. </w:t>
      </w:r>
      <w:r w:rsidRPr="00DE4747">
        <w:rPr>
          <w:rFonts w:ascii="Times New Roman" w:hAnsi="Times New Roman" w:cs="Times New Roman"/>
        </w:rPr>
        <w:t>Ha</w:t>
      </w:r>
      <w:ins w:id="3" w:author="Ömer Uçar" w:date="2024-12-10T21:13:00Z" w16du:dateUtc="2024-12-10T18:13:00Z">
        <w:r w:rsidR="0081608D">
          <w:rPr>
            <w:rFonts w:ascii="Times New Roman" w:hAnsi="Times New Roman" w:cs="Times New Roman"/>
          </w:rPr>
          <w:t>k</w:t>
        </w:r>
      </w:ins>
      <w:del w:id="4" w:author="Ömer Uçar" w:date="2024-12-10T21:13:00Z" w16du:dateUtc="2024-12-10T18:13:00Z">
        <w:r w:rsidRPr="00DE4747" w:rsidDel="0081608D">
          <w:rPr>
            <w:rFonts w:ascii="Times New Roman" w:hAnsi="Times New Roman" w:cs="Times New Roman"/>
          </w:rPr>
          <w:delText>l</w:delText>
        </w:r>
      </w:del>
      <w:r w:rsidRPr="00DE4747">
        <w:rPr>
          <w:rFonts w:ascii="Times New Roman" w:hAnsi="Times New Roman" w:cs="Times New Roman"/>
        </w:rPr>
        <w:t>em altimetresi, Yarışma Komitesi</w:t>
      </w:r>
      <w:r w:rsidR="00635DAC" w:rsidRPr="00DE4747">
        <w:rPr>
          <w:rFonts w:ascii="Times New Roman" w:hAnsi="Times New Roman" w:cs="Times New Roman"/>
        </w:rPr>
        <w:t xml:space="preserve"> tarafından yarışmacı takımlara </w:t>
      </w:r>
      <w:r w:rsidR="00E32047" w:rsidRPr="00DE4747">
        <w:rPr>
          <w:rFonts w:ascii="Times New Roman" w:hAnsi="Times New Roman" w:cs="Times New Roman"/>
        </w:rPr>
        <w:t>montaj</w:t>
      </w:r>
      <w:r w:rsidRPr="00DE4747">
        <w:rPr>
          <w:rFonts w:ascii="Times New Roman" w:hAnsi="Times New Roman" w:cs="Times New Roman"/>
        </w:rPr>
        <w:t>/entegrasyon faaliyetleri esnasında</w:t>
      </w:r>
      <w:r w:rsidR="00E32047" w:rsidRPr="00DE4747">
        <w:rPr>
          <w:rFonts w:ascii="Times New Roman" w:hAnsi="Times New Roman" w:cs="Times New Roman"/>
        </w:rPr>
        <w:t xml:space="preserve"> </w:t>
      </w:r>
      <w:r w:rsidRPr="00DE4747">
        <w:rPr>
          <w:rFonts w:ascii="Times New Roman" w:hAnsi="Times New Roman" w:cs="Times New Roman"/>
        </w:rPr>
        <w:t>elden</w:t>
      </w:r>
      <w:r w:rsidR="00E32047" w:rsidRPr="00DE4747">
        <w:rPr>
          <w:rFonts w:ascii="Times New Roman" w:hAnsi="Times New Roman" w:cs="Times New Roman"/>
        </w:rPr>
        <w:t xml:space="preserve"> teslim edil</w:t>
      </w:r>
      <w:r w:rsidRPr="00DE4747">
        <w:rPr>
          <w:rFonts w:ascii="Times New Roman" w:hAnsi="Times New Roman" w:cs="Times New Roman"/>
        </w:rPr>
        <w:t>ecektir</w:t>
      </w:r>
      <w:r w:rsidR="00E32047" w:rsidRPr="00DE4747">
        <w:rPr>
          <w:rFonts w:ascii="Times New Roman" w:hAnsi="Times New Roman" w:cs="Times New Roman"/>
        </w:rPr>
        <w:t xml:space="preserve">. </w:t>
      </w:r>
      <w:r w:rsidR="00894894" w:rsidRPr="00DE4747">
        <w:rPr>
          <w:rFonts w:ascii="Times New Roman" w:hAnsi="Times New Roman" w:cs="Times New Roman"/>
        </w:rPr>
        <w:t xml:space="preserve">TEKNOFEST </w:t>
      </w:r>
      <w:r w:rsidR="00E83146" w:rsidRPr="00DE4747">
        <w:rPr>
          <w:rFonts w:ascii="Times New Roman" w:hAnsi="Times New Roman" w:cs="Times New Roman"/>
        </w:rPr>
        <w:t>Hakem Altimetresi için mekanik bağlantı arayüzü bu</w:t>
      </w:r>
      <w:r w:rsidR="00E25DEF" w:rsidRPr="00DE4747">
        <w:rPr>
          <w:rFonts w:ascii="Times New Roman" w:hAnsi="Times New Roman" w:cs="Times New Roman"/>
        </w:rPr>
        <w:t xml:space="preserve"> dokümada paylaşılmış</w:t>
      </w:r>
      <w:r w:rsidR="00E32DB0" w:rsidRPr="00DE4747">
        <w:rPr>
          <w:rFonts w:ascii="Times New Roman" w:hAnsi="Times New Roman" w:cs="Times New Roman"/>
        </w:rPr>
        <w:t>tır.</w:t>
      </w:r>
      <w:r w:rsidR="00E25DEF" w:rsidRPr="00DE4747">
        <w:rPr>
          <w:rFonts w:ascii="Times New Roman" w:hAnsi="Times New Roman" w:cs="Times New Roman"/>
        </w:rPr>
        <w:t xml:space="preserve"> </w:t>
      </w:r>
    </w:p>
    <w:p w14:paraId="58B3BFED" w14:textId="45850DBF" w:rsidR="00054192" w:rsidRPr="00DE4747" w:rsidRDefault="00E83146" w:rsidP="002109B1">
      <w:pPr>
        <w:pStyle w:val="Heading1"/>
        <w:numPr>
          <w:ilvl w:val="0"/>
          <w:numId w:val="12"/>
        </w:numPr>
        <w:tabs>
          <w:tab w:val="left" w:pos="360"/>
          <w:tab w:val="left" w:pos="8190"/>
        </w:tabs>
        <w:spacing w:after="129" w:line="360" w:lineRule="auto"/>
        <w:ind w:left="0" w:right="-18" w:firstLine="0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bookmarkStart w:id="5" w:name="_Toc102757961"/>
      <w:r w:rsidRPr="00DE4747">
        <w:rPr>
          <w:rFonts w:ascii="Times New Roman" w:hAnsi="Times New Roman" w:cs="Times New Roman"/>
          <w:b/>
          <w:color w:val="auto"/>
          <w:sz w:val="22"/>
          <w:szCs w:val="22"/>
        </w:rPr>
        <w:t xml:space="preserve">TEKNOFEST </w:t>
      </w:r>
      <w:r w:rsidR="0065250D" w:rsidRPr="00DE4747">
        <w:rPr>
          <w:rFonts w:ascii="Times New Roman" w:hAnsi="Times New Roman" w:cs="Times New Roman"/>
          <w:b/>
          <w:color w:val="auto"/>
          <w:sz w:val="22"/>
          <w:szCs w:val="22"/>
        </w:rPr>
        <w:t>HAKEM ALTİMETRESİ</w:t>
      </w:r>
      <w:r w:rsidR="00F575D2" w:rsidRPr="00DE4747">
        <w:rPr>
          <w:rFonts w:ascii="Times New Roman" w:hAnsi="Times New Roman" w:cs="Times New Roman"/>
          <w:b/>
          <w:color w:val="auto"/>
          <w:sz w:val="22"/>
          <w:szCs w:val="22"/>
        </w:rPr>
        <w:t xml:space="preserve"> BAĞLANTI ARAYÜZÜ</w:t>
      </w:r>
      <w:bookmarkEnd w:id="5"/>
    </w:p>
    <w:p w14:paraId="02DDE2DC" w14:textId="617062C1" w:rsidR="008A49BA" w:rsidRPr="00DE4747" w:rsidRDefault="008A49BA" w:rsidP="00137244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</w:rPr>
        <w:t xml:space="preserve">Hakem Altimetresi </w:t>
      </w:r>
      <w:r w:rsidRPr="00DE4747">
        <w:rPr>
          <w:rFonts w:ascii="Times New Roman" w:hAnsi="Times New Roman" w:cs="Times New Roman"/>
        </w:rPr>
        <w:fldChar w:fldCharType="begin"/>
      </w:r>
      <w:r w:rsidRPr="00DE4747">
        <w:rPr>
          <w:rFonts w:ascii="Times New Roman" w:hAnsi="Times New Roman" w:cs="Times New Roman"/>
        </w:rPr>
        <w:instrText xml:space="preserve"> REF _Ref101023651 \h </w:instrText>
      </w:r>
      <w:r w:rsidR="0096231F" w:rsidRPr="00DE4747">
        <w:rPr>
          <w:rFonts w:ascii="Times New Roman" w:hAnsi="Times New Roman" w:cs="Times New Roman"/>
        </w:rPr>
        <w:instrText xml:space="preserve"> \* MERGEFORMAT </w:instrText>
      </w:r>
      <w:r w:rsidRPr="00DE4747">
        <w:rPr>
          <w:rFonts w:ascii="Times New Roman" w:hAnsi="Times New Roman" w:cs="Times New Roman"/>
        </w:rPr>
      </w:r>
      <w:r w:rsidRPr="00DE4747">
        <w:rPr>
          <w:rFonts w:ascii="Times New Roman" w:hAnsi="Times New Roman" w:cs="Times New Roman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color w:val="000000" w:themeColor="text1"/>
        </w:rPr>
        <w:t xml:space="preserve">Şekil </w:t>
      </w:r>
      <w:r w:rsidR="00764574" w:rsidRPr="00DE4747">
        <w:rPr>
          <w:rFonts w:ascii="Times New Roman" w:hAnsi="Times New Roman" w:cs="Times New Roman"/>
          <w:b/>
          <w:bCs/>
          <w:i/>
          <w:iCs/>
          <w:noProof/>
          <w:color w:val="000000" w:themeColor="text1"/>
        </w:rPr>
        <w:t>1</w:t>
      </w:r>
      <w:r w:rsidRPr="00DE4747">
        <w:rPr>
          <w:rFonts w:ascii="Times New Roman" w:hAnsi="Times New Roman" w:cs="Times New Roman"/>
        </w:rPr>
        <w:fldChar w:fldCharType="end"/>
      </w:r>
      <w:r w:rsidR="00297936" w:rsidRPr="00DE4747">
        <w:rPr>
          <w:rFonts w:ascii="Times New Roman" w:hAnsi="Times New Roman" w:cs="Times New Roman"/>
        </w:rPr>
        <w:t>’</w:t>
      </w:r>
      <w:r w:rsidR="00DD64ED" w:rsidRPr="00DE4747">
        <w:rPr>
          <w:rFonts w:ascii="Times New Roman" w:hAnsi="Times New Roman" w:cs="Times New Roman"/>
        </w:rPr>
        <w:t xml:space="preserve">de verilen boyutlarda olup </w:t>
      </w:r>
      <w:r w:rsidR="00905924" w:rsidRPr="00DE4747">
        <w:rPr>
          <w:rFonts w:ascii="Times New Roman" w:hAnsi="Times New Roman" w:cs="Times New Roman"/>
        </w:rPr>
        <w:t>kullanılacak ekiplere tek parça (montajlı) olarak verilecektir. Altimetre üzerinde kullanıcının</w:t>
      </w:r>
      <w:r w:rsidR="00DD66B7" w:rsidRPr="00DE4747">
        <w:rPr>
          <w:rFonts w:ascii="Times New Roman" w:hAnsi="Times New Roman" w:cs="Times New Roman"/>
        </w:rPr>
        <w:t xml:space="preserve">, kendi sistemine entegresi için </w:t>
      </w:r>
      <w:r w:rsidR="0034078E" w:rsidRPr="00DE4747">
        <w:rPr>
          <w:rFonts w:ascii="Times New Roman" w:hAnsi="Times New Roman" w:cs="Times New Roman"/>
        </w:rPr>
        <w:fldChar w:fldCharType="begin"/>
      </w:r>
      <w:r w:rsidR="0034078E" w:rsidRPr="00DE4747">
        <w:rPr>
          <w:rFonts w:ascii="Times New Roman" w:hAnsi="Times New Roman" w:cs="Times New Roman"/>
        </w:rPr>
        <w:instrText xml:space="preserve"> REF _Ref101023807 \h </w:instrText>
      </w:r>
      <w:r w:rsidR="0096231F" w:rsidRPr="00DE4747">
        <w:rPr>
          <w:rFonts w:ascii="Times New Roman" w:hAnsi="Times New Roman" w:cs="Times New Roman"/>
        </w:rPr>
        <w:instrText xml:space="preserve"> \* MERGEFORMAT </w:instrText>
      </w:r>
      <w:r w:rsidR="0034078E" w:rsidRPr="00DE4747">
        <w:rPr>
          <w:rFonts w:ascii="Times New Roman" w:hAnsi="Times New Roman" w:cs="Times New Roman"/>
        </w:rPr>
      </w:r>
      <w:r w:rsidR="0034078E" w:rsidRPr="00DE4747">
        <w:rPr>
          <w:rFonts w:ascii="Times New Roman" w:hAnsi="Times New Roman" w:cs="Times New Roman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color w:val="000000" w:themeColor="text1"/>
        </w:rPr>
        <w:t xml:space="preserve">Şekil </w:t>
      </w:r>
      <w:r w:rsidR="00764574" w:rsidRPr="00DE4747">
        <w:rPr>
          <w:rFonts w:ascii="Times New Roman" w:hAnsi="Times New Roman" w:cs="Times New Roman"/>
          <w:b/>
          <w:bCs/>
          <w:i/>
          <w:iCs/>
          <w:noProof/>
          <w:color w:val="000000" w:themeColor="text1"/>
        </w:rPr>
        <w:t>2</w:t>
      </w:r>
      <w:r w:rsidR="0034078E" w:rsidRPr="00DE4747">
        <w:rPr>
          <w:rFonts w:ascii="Times New Roman" w:hAnsi="Times New Roman" w:cs="Times New Roman"/>
        </w:rPr>
        <w:fldChar w:fldCharType="end"/>
      </w:r>
      <w:r w:rsidR="0034078E" w:rsidRPr="00DE4747">
        <w:rPr>
          <w:rFonts w:ascii="Times New Roman" w:hAnsi="Times New Roman" w:cs="Times New Roman"/>
        </w:rPr>
        <w:t>’</w:t>
      </w:r>
      <w:r w:rsidR="00530978" w:rsidRPr="00DE4747">
        <w:rPr>
          <w:rFonts w:ascii="Times New Roman" w:hAnsi="Times New Roman" w:cs="Times New Roman"/>
        </w:rPr>
        <w:t xml:space="preserve"> </w:t>
      </w:r>
      <w:r w:rsidR="0034078E" w:rsidRPr="00DE4747">
        <w:rPr>
          <w:rFonts w:ascii="Times New Roman" w:hAnsi="Times New Roman" w:cs="Times New Roman"/>
        </w:rPr>
        <w:t>d</w:t>
      </w:r>
      <w:r w:rsidR="00530978" w:rsidRPr="00DE4747">
        <w:rPr>
          <w:rFonts w:ascii="Times New Roman" w:hAnsi="Times New Roman" w:cs="Times New Roman"/>
        </w:rPr>
        <w:t xml:space="preserve">e verildiği gibi </w:t>
      </w:r>
      <w:r w:rsidR="00DD66B7" w:rsidRPr="00DE4747">
        <w:rPr>
          <w:rFonts w:ascii="Times New Roman" w:hAnsi="Times New Roman" w:cs="Times New Roman"/>
        </w:rPr>
        <w:t>ara</w:t>
      </w:r>
      <w:r w:rsidR="00A5240B" w:rsidRPr="00DE4747">
        <w:rPr>
          <w:rFonts w:ascii="Times New Roman" w:hAnsi="Times New Roman" w:cs="Times New Roman"/>
        </w:rPr>
        <w:t xml:space="preserve"> </w:t>
      </w:r>
      <w:r w:rsidR="00DD66B7" w:rsidRPr="00DE4747">
        <w:rPr>
          <w:rFonts w:ascii="Times New Roman" w:hAnsi="Times New Roman" w:cs="Times New Roman"/>
        </w:rPr>
        <w:t xml:space="preserve">yüz bulunmaktadır. </w:t>
      </w:r>
      <w:r w:rsidR="000557B9" w:rsidRPr="00DE4747">
        <w:rPr>
          <w:rFonts w:ascii="Times New Roman" w:hAnsi="Times New Roman" w:cs="Times New Roman"/>
        </w:rPr>
        <w:t xml:space="preserve">Takımlar, </w:t>
      </w:r>
      <w:r w:rsidR="00DD66B7" w:rsidRPr="00DE4747">
        <w:rPr>
          <w:rFonts w:ascii="Times New Roman" w:hAnsi="Times New Roman" w:cs="Times New Roman"/>
        </w:rPr>
        <w:t>ara</w:t>
      </w:r>
      <w:r w:rsidR="00A5240B" w:rsidRPr="00DE4747">
        <w:rPr>
          <w:rFonts w:ascii="Times New Roman" w:hAnsi="Times New Roman" w:cs="Times New Roman"/>
        </w:rPr>
        <w:t xml:space="preserve"> </w:t>
      </w:r>
      <w:r w:rsidR="00DD66B7" w:rsidRPr="00DE4747">
        <w:rPr>
          <w:rFonts w:ascii="Times New Roman" w:hAnsi="Times New Roman" w:cs="Times New Roman"/>
        </w:rPr>
        <w:t>yüz</w:t>
      </w:r>
      <w:r w:rsidR="000557B9" w:rsidRPr="00DE4747">
        <w:rPr>
          <w:rFonts w:ascii="Times New Roman" w:hAnsi="Times New Roman" w:cs="Times New Roman"/>
        </w:rPr>
        <w:t>lerle</w:t>
      </w:r>
      <w:r w:rsidR="00DD66B7" w:rsidRPr="00DE4747">
        <w:rPr>
          <w:rFonts w:ascii="Times New Roman" w:hAnsi="Times New Roman" w:cs="Times New Roman"/>
        </w:rPr>
        <w:t xml:space="preserve"> </w:t>
      </w:r>
      <w:r w:rsidR="00167F5E" w:rsidRPr="00DE4747">
        <w:rPr>
          <w:rFonts w:ascii="Times New Roman" w:hAnsi="Times New Roman" w:cs="Times New Roman"/>
        </w:rPr>
        <w:t>altimetreyi kendi sistemlerine m3 cıvata, m4 cıvata (</w:t>
      </w:r>
      <w:r w:rsidR="00167F5E" w:rsidRPr="00DE4747">
        <w:rPr>
          <w:rFonts w:ascii="Times New Roman" w:hAnsi="Times New Roman" w:cs="Times New Roman"/>
        </w:rPr>
        <w:fldChar w:fldCharType="begin"/>
      </w:r>
      <w:r w:rsidR="00167F5E" w:rsidRPr="00DE4747">
        <w:rPr>
          <w:rFonts w:ascii="Times New Roman" w:hAnsi="Times New Roman" w:cs="Times New Roman"/>
        </w:rPr>
        <w:instrText xml:space="preserve"> REF _Ref101023952 \h </w:instrText>
      </w:r>
      <w:r w:rsidR="0096231F" w:rsidRPr="00DE4747">
        <w:rPr>
          <w:rFonts w:ascii="Times New Roman" w:hAnsi="Times New Roman" w:cs="Times New Roman"/>
        </w:rPr>
        <w:instrText xml:space="preserve"> \* MERGEFORMAT </w:instrText>
      </w:r>
      <w:r w:rsidR="00167F5E" w:rsidRPr="00DE4747">
        <w:rPr>
          <w:rFonts w:ascii="Times New Roman" w:hAnsi="Times New Roman" w:cs="Times New Roman"/>
        </w:rPr>
      </w:r>
      <w:r w:rsidR="00167F5E" w:rsidRPr="00DE4747">
        <w:rPr>
          <w:rFonts w:ascii="Times New Roman" w:hAnsi="Times New Roman" w:cs="Times New Roman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color w:val="000000" w:themeColor="text1"/>
        </w:rPr>
        <w:t xml:space="preserve">Şekil </w:t>
      </w:r>
      <w:r w:rsidR="00764574" w:rsidRPr="00DE4747">
        <w:rPr>
          <w:rFonts w:ascii="Times New Roman" w:hAnsi="Times New Roman" w:cs="Times New Roman"/>
          <w:b/>
          <w:bCs/>
          <w:i/>
          <w:iCs/>
          <w:noProof/>
          <w:color w:val="000000" w:themeColor="text1"/>
        </w:rPr>
        <w:t>3</w:t>
      </w:r>
      <w:r w:rsidR="00167F5E" w:rsidRPr="00DE4747">
        <w:rPr>
          <w:rFonts w:ascii="Times New Roman" w:hAnsi="Times New Roman" w:cs="Times New Roman"/>
        </w:rPr>
        <w:fldChar w:fldCharType="end"/>
      </w:r>
      <w:r w:rsidR="00167F5E" w:rsidRPr="00DE4747">
        <w:rPr>
          <w:rFonts w:ascii="Times New Roman" w:hAnsi="Times New Roman" w:cs="Times New Roman"/>
        </w:rPr>
        <w:t>) ve</w:t>
      </w:r>
      <w:r w:rsidR="007375B7" w:rsidRPr="00DE4747">
        <w:rPr>
          <w:rFonts w:ascii="Times New Roman" w:hAnsi="Times New Roman" w:cs="Times New Roman"/>
        </w:rPr>
        <w:t>ya plastik kelepçe (</w:t>
      </w:r>
      <w:r w:rsidR="007375B7" w:rsidRPr="00DE4747">
        <w:rPr>
          <w:rFonts w:ascii="Times New Roman" w:hAnsi="Times New Roman" w:cs="Times New Roman"/>
        </w:rPr>
        <w:fldChar w:fldCharType="begin"/>
      </w:r>
      <w:r w:rsidR="007375B7" w:rsidRPr="00DE4747">
        <w:rPr>
          <w:rFonts w:ascii="Times New Roman" w:hAnsi="Times New Roman" w:cs="Times New Roman"/>
        </w:rPr>
        <w:instrText xml:space="preserve"> REF _Ref102757590 \h </w:instrText>
      </w:r>
      <w:r w:rsidR="0096231F" w:rsidRPr="00DE4747">
        <w:rPr>
          <w:rFonts w:ascii="Times New Roman" w:hAnsi="Times New Roman" w:cs="Times New Roman"/>
        </w:rPr>
        <w:instrText xml:space="preserve"> \* MERGEFORMAT </w:instrText>
      </w:r>
      <w:r w:rsidR="007375B7" w:rsidRPr="00DE4747">
        <w:rPr>
          <w:rFonts w:ascii="Times New Roman" w:hAnsi="Times New Roman" w:cs="Times New Roman"/>
        </w:rPr>
      </w:r>
      <w:r w:rsidR="007375B7" w:rsidRPr="00DE4747">
        <w:rPr>
          <w:rFonts w:ascii="Times New Roman" w:hAnsi="Times New Roman" w:cs="Times New Roman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i/>
          <w:iCs/>
        </w:rPr>
        <w:t xml:space="preserve">Şekil </w:t>
      </w:r>
      <w:r w:rsidR="00764574" w:rsidRPr="00DE4747">
        <w:rPr>
          <w:rFonts w:ascii="Times New Roman" w:hAnsi="Times New Roman" w:cs="Times New Roman"/>
          <w:b/>
          <w:bCs/>
          <w:i/>
          <w:iCs/>
          <w:noProof/>
        </w:rPr>
        <w:t>4</w:t>
      </w:r>
      <w:r w:rsidR="007375B7" w:rsidRPr="00DE4747">
        <w:rPr>
          <w:rFonts w:ascii="Times New Roman" w:hAnsi="Times New Roman" w:cs="Times New Roman"/>
        </w:rPr>
        <w:fldChar w:fldCharType="end"/>
      </w:r>
      <w:r w:rsidR="007375B7" w:rsidRPr="00DE4747">
        <w:rPr>
          <w:rFonts w:ascii="Times New Roman" w:hAnsi="Times New Roman" w:cs="Times New Roman"/>
        </w:rPr>
        <w:t xml:space="preserve">) gibi bağlantı elemanlarıyla sistemlerine entegre edebilirler. </w:t>
      </w:r>
    </w:p>
    <w:p w14:paraId="27357EA6" w14:textId="3850401E" w:rsidR="00667564" w:rsidRPr="00DE4747" w:rsidRDefault="007610FF" w:rsidP="00137244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CAD8F9" wp14:editId="329F1B60">
            <wp:extent cx="2588900" cy="3665523"/>
            <wp:effectExtent l="0" t="0" r="190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872" cy="368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2848" w14:textId="5A2BA0F7" w:rsidR="00EA0E1A" w:rsidRPr="00DE4747" w:rsidRDefault="00667564" w:rsidP="0013724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6" w:name="_Ref101023651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Şekil 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Şekil \* ARABIC </w:instrTex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bookmarkEnd w:id="6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. </w:t>
      </w:r>
      <w:r w:rsidR="007610FF" w:rsidRPr="00DE474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Hakem Altimetresi</w:t>
      </w:r>
    </w:p>
    <w:p w14:paraId="58B128C8" w14:textId="638058F1" w:rsidR="008E0741" w:rsidRPr="00DE4747" w:rsidRDefault="0034078E" w:rsidP="00D17051">
      <w:pPr>
        <w:spacing w:line="360" w:lineRule="auto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</w:rPr>
        <w:t>Kullanı</w:t>
      </w:r>
      <w:r w:rsidR="00837E05" w:rsidRPr="00DE4747">
        <w:rPr>
          <w:rFonts w:ascii="Times New Roman" w:hAnsi="Times New Roman" w:cs="Times New Roman"/>
        </w:rPr>
        <w:t>m için</w:t>
      </w:r>
      <w:r w:rsidRPr="00DE4747">
        <w:rPr>
          <w:rFonts w:ascii="Times New Roman" w:hAnsi="Times New Roman" w:cs="Times New Roman"/>
        </w:rPr>
        <w:t xml:space="preserve"> </w:t>
      </w:r>
      <w:r w:rsidR="00837E05" w:rsidRPr="00DE4747">
        <w:rPr>
          <w:rFonts w:ascii="Times New Roman" w:hAnsi="Times New Roman" w:cs="Times New Roman"/>
        </w:rPr>
        <w:fldChar w:fldCharType="begin"/>
      </w:r>
      <w:r w:rsidR="00837E05" w:rsidRPr="00DE4747">
        <w:rPr>
          <w:rFonts w:ascii="Times New Roman" w:hAnsi="Times New Roman" w:cs="Times New Roman"/>
        </w:rPr>
        <w:instrText xml:space="preserve"> REF _Ref101023807 \h </w:instrText>
      </w:r>
      <w:r w:rsidR="00D17051" w:rsidRPr="00DE4747">
        <w:rPr>
          <w:rFonts w:ascii="Times New Roman" w:hAnsi="Times New Roman" w:cs="Times New Roman"/>
        </w:rPr>
        <w:instrText xml:space="preserve"> \* MERGEFORMAT </w:instrText>
      </w:r>
      <w:r w:rsidR="00837E05" w:rsidRPr="00DE4747">
        <w:rPr>
          <w:rFonts w:ascii="Times New Roman" w:hAnsi="Times New Roman" w:cs="Times New Roman"/>
        </w:rPr>
      </w:r>
      <w:r w:rsidR="00837E05" w:rsidRPr="00DE4747">
        <w:rPr>
          <w:rFonts w:ascii="Times New Roman" w:hAnsi="Times New Roman" w:cs="Times New Roman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color w:val="000000" w:themeColor="text1"/>
        </w:rPr>
        <w:t xml:space="preserve">Şekil </w:t>
      </w:r>
      <w:r w:rsidR="00764574" w:rsidRPr="00DE4747">
        <w:rPr>
          <w:rFonts w:ascii="Times New Roman" w:hAnsi="Times New Roman" w:cs="Times New Roman"/>
          <w:b/>
          <w:bCs/>
          <w:i/>
          <w:iCs/>
          <w:noProof/>
          <w:color w:val="000000" w:themeColor="text1"/>
        </w:rPr>
        <w:t>2</w:t>
      </w:r>
      <w:r w:rsidR="00837E05" w:rsidRPr="00DE4747">
        <w:rPr>
          <w:rFonts w:ascii="Times New Roman" w:hAnsi="Times New Roman" w:cs="Times New Roman"/>
        </w:rPr>
        <w:fldChar w:fldCharType="end"/>
      </w:r>
      <w:r w:rsidR="00837E05" w:rsidRPr="00DE4747">
        <w:rPr>
          <w:rFonts w:ascii="Times New Roman" w:hAnsi="Times New Roman" w:cs="Times New Roman"/>
        </w:rPr>
        <w:t xml:space="preserve">’de </w:t>
      </w:r>
      <w:r w:rsidR="0001479C" w:rsidRPr="00DE4747">
        <w:rPr>
          <w:rFonts w:ascii="Times New Roman" w:hAnsi="Times New Roman" w:cs="Times New Roman"/>
        </w:rPr>
        <w:t xml:space="preserve">gösterildiği gibi Açma/Kapama Butonu </w:t>
      </w:r>
      <w:r w:rsidR="00D17051" w:rsidRPr="00DE4747">
        <w:rPr>
          <w:rFonts w:ascii="Times New Roman" w:hAnsi="Times New Roman" w:cs="Times New Roman"/>
        </w:rPr>
        <w:t>Hakem Altimetresinin üzerinde bulunmaktadır.</w:t>
      </w:r>
    </w:p>
    <w:p w14:paraId="3789C703" w14:textId="4FC158AB" w:rsidR="00137244" w:rsidRPr="00DE4747" w:rsidRDefault="00831B74" w:rsidP="00137244">
      <w:pPr>
        <w:keepNext/>
        <w:jc w:val="center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7A42B33" wp14:editId="5D64A108">
            <wp:extent cx="2456466" cy="2795954"/>
            <wp:effectExtent l="0" t="0" r="0" b="444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433" cy="283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2BCA" w14:textId="42AF7800" w:rsidR="00D342DD" w:rsidRPr="00DE4747" w:rsidRDefault="00137244" w:rsidP="0013724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7" w:name="_Ref101023807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Şekil 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Şekil \* ARABIC </w:instrTex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2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bookmarkEnd w:id="7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. </w:t>
      </w:r>
      <w:r w:rsidR="00BC3089" w:rsidRPr="00DE474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Hakem Altimetresi Bağlantı Arayüzü ve Açma/Kapama Butonu</w:t>
      </w:r>
    </w:p>
    <w:p w14:paraId="38F7C8E0" w14:textId="07D006B1" w:rsidR="00510FE7" w:rsidRPr="00DE4747" w:rsidRDefault="005E26AF" w:rsidP="00510FE7">
      <w:pPr>
        <w:keepNext/>
        <w:jc w:val="center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223CD0" wp14:editId="09C172FA">
            <wp:extent cx="2393022" cy="2147442"/>
            <wp:effectExtent l="0" t="0" r="7620" b="571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569" cy="217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1EE7" w14:textId="2D0437D4" w:rsidR="00D342DD" w:rsidRPr="00DE4747" w:rsidRDefault="00510FE7" w:rsidP="00510FE7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8" w:name="_Ref101023952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Şekil 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Şekil \* ARABIC </w:instrTex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3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bookmarkEnd w:id="8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. </w:t>
      </w:r>
      <w:r w:rsidR="0005371D" w:rsidRPr="00DE474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Hakem Altimetresi m4 Cıvata </w:t>
      </w:r>
      <w:r w:rsidR="009D7169" w:rsidRPr="00DE474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Montajı</w:t>
      </w:r>
    </w:p>
    <w:p w14:paraId="774E553A" w14:textId="77777777" w:rsidR="009D7169" w:rsidRPr="00DE4747" w:rsidRDefault="009D7169" w:rsidP="009D7169">
      <w:pPr>
        <w:keepNext/>
        <w:jc w:val="center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5978A3" wp14:editId="4AA07BFD">
            <wp:extent cx="934934" cy="19812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994" cy="201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59E8A" w14:textId="6875A26A" w:rsidR="0005371D" w:rsidRPr="00DE4747" w:rsidRDefault="009D7169" w:rsidP="009D7169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</w:pPr>
      <w:bookmarkStart w:id="9" w:name="_Ref102757590"/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 xml:space="preserve">Şekil 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instrText xml:space="preserve"> SEQ Şekil \* ARABIC </w:instrTex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2"/>
          <w:szCs w:val="22"/>
        </w:rPr>
        <w:t>4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end"/>
      </w:r>
      <w:bookmarkEnd w:id="9"/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 xml:space="preserve">. </w:t>
      </w:r>
      <w:r w:rsidRPr="00DE474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Hakem Altimetresi Plastik Kelepçe Montajı</w:t>
      </w:r>
    </w:p>
    <w:p w14:paraId="5C5AA0BC" w14:textId="00ADDC0D" w:rsidR="00EA0E1A" w:rsidRPr="00DE4747" w:rsidRDefault="00EA0E1A" w:rsidP="001B4E4A">
      <w:pPr>
        <w:jc w:val="center"/>
        <w:rPr>
          <w:rFonts w:ascii="Times New Roman" w:hAnsi="Times New Roman" w:cs="Times New Roman"/>
        </w:rPr>
      </w:pPr>
    </w:p>
    <w:sectPr w:rsidR="00EA0E1A" w:rsidRPr="00DE4747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7187824" w14:textId="77777777" w:rsidR="00281592" w:rsidRDefault="00281592" w:rsidP="00B60837">
      <w:pPr>
        <w:spacing w:after="0" w:line="240" w:lineRule="auto"/>
      </w:pPr>
      <w:r>
        <w:separator/>
      </w:r>
    </w:p>
  </w:endnote>
  <w:endnote w:type="continuationSeparator" w:id="0">
    <w:p w14:paraId="7CB3D681" w14:textId="77777777" w:rsidR="00281592" w:rsidRDefault="00281592" w:rsidP="00B60837">
      <w:pPr>
        <w:spacing w:after="0" w:line="240" w:lineRule="auto"/>
      </w:pPr>
      <w:r>
        <w:continuationSeparator/>
      </w:r>
    </w:p>
  </w:endnote>
  <w:endnote w:type="continuationNotice" w:id="1">
    <w:p w14:paraId="173C0BED" w14:textId="77777777" w:rsidR="00281592" w:rsidRDefault="002815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4771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</w:rPr>
        </w:sdtEndPr>
        <w:sdtContent>
          <w:p w14:paraId="0E4D7359" w14:textId="38CA80E7" w:rsidR="00D630AD" w:rsidRPr="0059679F" w:rsidRDefault="00D630AD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103BC8">
              <w:rPr>
                <w:rFonts w:ascii="Arial" w:hAnsi="Arial" w:cs="Arial"/>
              </w:rPr>
              <w:t xml:space="preserve"> </w:t>
            </w:r>
            <w:r w:rsidRPr="0059679F">
              <w:rPr>
                <w:rFonts w:ascii="Times New Roman" w:hAnsi="Times New Roman" w:cs="Times New Roman"/>
                <w:bCs/>
              </w:rPr>
              <w:fldChar w:fldCharType="begin"/>
            </w:r>
            <w:r w:rsidRPr="0059679F">
              <w:rPr>
                <w:rFonts w:ascii="Times New Roman" w:hAnsi="Times New Roman" w:cs="Times New Roman"/>
                <w:bCs/>
              </w:rPr>
              <w:instrText>PAGE</w:instrText>
            </w:r>
            <w:r w:rsidRPr="0059679F">
              <w:rPr>
                <w:rFonts w:ascii="Times New Roman" w:hAnsi="Times New Roman" w:cs="Times New Roman"/>
                <w:bCs/>
              </w:rPr>
              <w:fldChar w:fldCharType="separate"/>
            </w:r>
            <w:r w:rsidR="00C7727C" w:rsidRPr="0059679F">
              <w:rPr>
                <w:rFonts w:ascii="Times New Roman" w:hAnsi="Times New Roman" w:cs="Times New Roman"/>
                <w:bCs/>
                <w:noProof/>
              </w:rPr>
              <w:t>6</w:t>
            </w:r>
            <w:r w:rsidRPr="0059679F">
              <w:rPr>
                <w:rFonts w:ascii="Times New Roman" w:hAnsi="Times New Roman" w:cs="Times New Roman"/>
                <w:bCs/>
              </w:rPr>
              <w:fldChar w:fldCharType="end"/>
            </w:r>
            <w:r w:rsidRPr="0059679F">
              <w:rPr>
                <w:rFonts w:ascii="Times New Roman" w:hAnsi="Times New Roman" w:cs="Times New Roman"/>
              </w:rPr>
              <w:t>/</w:t>
            </w:r>
            <w:r w:rsidRPr="0059679F">
              <w:rPr>
                <w:rFonts w:ascii="Times New Roman" w:hAnsi="Times New Roman" w:cs="Times New Roman"/>
                <w:bCs/>
              </w:rPr>
              <w:fldChar w:fldCharType="begin"/>
            </w:r>
            <w:r w:rsidRPr="0059679F">
              <w:rPr>
                <w:rFonts w:ascii="Times New Roman" w:hAnsi="Times New Roman" w:cs="Times New Roman"/>
                <w:bCs/>
              </w:rPr>
              <w:instrText>NUMPAGES</w:instrText>
            </w:r>
            <w:r w:rsidRPr="0059679F">
              <w:rPr>
                <w:rFonts w:ascii="Times New Roman" w:hAnsi="Times New Roman" w:cs="Times New Roman"/>
                <w:bCs/>
              </w:rPr>
              <w:fldChar w:fldCharType="separate"/>
            </w:r>
            <w:r w:rsidR="00C7727C" w:rsidRPr="0059679F">
              <w:rPr>
                <w:rFonts w:ascii="Times New Roman" w:hAnsi="Times New Roman" w:cs="Times New Roman"/>
                <w:bCs/>
                <w:noProof/>
              </w:rPr>
              <w:t>6</w:t>
            </w:r>
            <w:r w:rsidRPr="0059679F">
              <w:rPr>
                <w:rFonts w:ascii="Times New Roman" w:hAnsi="Times New Roman" w:cs="Times New Roman"/>
                <w:bCs/>
              </w:rPr>
              <w:fldChar w:fldCharType="end"/>
            </w:r>
          </w:p>
        </w:sdtContent>
      </w:sdt>
    </w:sdtContent>
  </w:sdt>
  <w:p w14:paraId="0C8CC964" w14:textId="77777777" w:rsidR="007D1195" w:rsidRDefault="007D1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A9E06A5" w14:textId="77777777" w:rsidR="00281592" w:rsidRDefault="00281592" w:rsidP="00B60837">
      <w:pPr>
        <w:spacing w:after="0" w:line="240" w:lineRule="auto"/>
      </w:pPr>
      <w:r>
        <w:separator/>
      </w:r>
    </w:p>
  </w:footnote>
  <w:footnote w:type="continuationSeparator" w:id="0">
    <w:p w14:paraId="369F81C5" w14:textId="77777777" w:rsidR="00281592" w:rsidRDefault="00281592" w:rsidP="00B60837">
      <w:pPr>
        <w:spacing w:after="0" w:line="240" w:lineRule="auto"/>
      </w:pPr>
      <w:r>
        <w:continuationSeparator/>
      </w:r>
    </w:p>
  </w:footnote>
  <w:footnote w:type="continuationNotice" w:id="1">
    <w:p w14:paraId="2473BD3A" w14:textId="77777777" w:rsidR="00281592" w:rsidRDefault="00281592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472FA"/>
    <w:multiLevelType w:val="hybridMultilevel"/>
    <w:tmpl w:val="094AD578"/>
    <w:lvl w:ilvl="0" w:tplc="19008C4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D61C4"/>
    <w:multiLevelType w:val="hybridMultilevel"/>
    <w:tmpl w:val="9D10EDB6"/>
    <w:lvl w:ilvl="0" w:tplc="5038C3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64CBA"/>
    <w:multiLevelType w:val="hybridMultilevel"/>
    <w:tmpl w:val="6B58811A"/>
    <w:lvl w:ilvl="0" w:tplc="417828CA">
      <w:start w:val="1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B70ED44">
      <w:start w:val="1"/>
      <w:numFmt w:val="lowerLetter"/>
      <w:lvlText w:val="%2.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C9E2D72">
      <w:start w:val="1"/>
      <w:numFmt w:val="lowerRoman"/>
      <w:lvlText w:val="%3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EB6CAAC">
      <w:start w:val="1"/>
      <w:numFmt w:val="decimal"/>
      <w:lvlText w:val="%4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2803290">
      <w:start w:val="1"/>
      <w:numFmt w:val="lowerLetter"/>
      <w:lvlText w:val="%5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54A5E28">
      <w:start w:val="1"/>
      <w:numFmt w:val="lowerRoman"/>
      <w:lvlText w:val="%6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8D45B96">
      <w:start w:val="1"/>
      <w:numFmt w:val="decimal"/>
      <w:lvlText w:val="%7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A6C4188">
      <w:start w:val="1"/>
      <w:numFmt w:val="lowerLetter"/>
      <w:lvlText w:val="%8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F04C206">
      <w:start w:val="1"/>
      <w:numFmt w:val="lowerRoman"/>
      <w:lvlText w:val="%9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27173E9"/>
    <w:multiLevelType w:val="hybridMultilevel"/>
    <w:tmpl w:val="6B8EAEFE"/>
    <w:lvl w:ilvl="0" w:tplc="DBE6914C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363" w:hanging="360"/>
      </w:pPr>
    </w:lvl>
    <w:lvl w:ilvl="2" w:tplc="041F001B" w:tentative="1">
      <w:start w:val="1"/>
      <w:numFmt w:val="lowerRoman"/>
      <w:lvlText w:val="%3."/>
      <w:lvlJc w:val="right"/>
      <w:pPr>
        <w:ind w:left="2083" w:hanging="180"/>
      </w:pPr>
    </w:lvl>
    <w:lvl w:ilvl="3" w:tplc="041F000F" w:tentative="1">
      <w:start w:val="1"/>
      <w:numFmt w:val="decimal"/>
      <w:lvlText w:val="%4."/>
      <w:lvlJc w:val="left"/>
      <w:pPr>
        <w:ind w:left="2803" w:hanging="360"/>
      </w:pPr>
    </w:lvl>
    <w:lvl w:ilvl="4" w:tplc="041F0019" w:tentative="1">
      <w:start w:val="1"/>
      <w:numFmt w:val="lowerLetter"/>
      <w:lvlText w:val="%5."/>
      <w:lvlJc w:val="left"/>
      <w:pPr>
        <w:ind w:left="3523" w:hanging="360"/>
      </w:pPr>
    </w:lvl>
    <w:lvl w:ilvl="5" w:tplc="041F001B" w:tentative="1">
      <w:start w:val="1"/>
      <w:numFmt w:val="lowerRoman"/>
      <w:lvlText w:val="%6."/>
      <w:lvlJc w:val="right"/>
      <w:pPr>
        <w:ind w:left="4243" w:hanging="180"/>
      </w:pPr>
    </w:lvl>
    <w:lvl w:ilvl="6" w:tplc="041F000F" w:tentative="1">
      <w:start w:val="1"/>
      <w:numFmt w:val="decimal"/>
      <w:lvlText w:val="%7."/>
      <w:lvlJc w:val="left"/>
      <w:pPr>
        <w:ind w:left="4963" w:hanging="360"/>
      </w:pPr>
    </w:lvl>
    <w:lvl w:ilvl="7" w:tplc="041F0019" w:tentative="1">
      <w:start w:val="1"/>
      <w:numFmt w:val="lowerLetter"/>
      <w:lvlText w:val="%8."/>
      <w:lvlJc w:val="left"/>
      <w:pPr>
        <w:ind w:left="5683" w:hanging="360"/>
      </w:pPr>
    </w:lvl>
    <w:lvl w:ilvl="8" w:tplc="041F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5FB3A8A"/>
    <w:multiLevelType w:val="hybridMultilevel"/>
    <w:tmpl w:val="A1E668A6"/>
    <w:lvl w:ilvl="0" w:tplc="E70669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82D74"/>
    <w:multiLevelType w:val="hybridMultilevel"/>
    <w:tmpl w:val="1EE82468"/>
    <w:lvl w:ilvl="0" w:tplc="A15E14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50E06"/>
    <w:multiLevelType w:val="hybridMultilevel"/>
    <w:tmpl w:val="DAB621F2"/>
    <w:lvl w:ilvl="0" w:tplc="B734E57E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72475"/>
    <w:multiLevelType w:val="hybridMultilevel"/>
    <w:tmpl w:val="F716AB50"/>
    <w:lvl w:ilvl="0" w:tplc="6714C8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953AD"/>
    <w:multiLevelType w:val="hybridMultilevel"/>
    <w:tmpl w:val="6658A94A"/>
    <w:lvl w:ilvl="0" w:tplc="2676ED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4557D"/>
    <w:multiLevelType w:val="hybridMultilevel"/>
    <w:tmpl w:val="DCDA4D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B34BE"/>
    <w:multiLevelType w:val="hybridMultilevel"/>
    <w:tmpl w:val="90D47966"/>
    <w:lvl w:ilvl="0" w:tplc="4822C2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51E2E"/>
    <w:multiLevelType w:val="hybridMultilevel"/>
    <w:tmpl w:val="B4D25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859A1"/>
    <w:multiLevelType w:val="hybridMultilevel"/>
    <w:tmpl w:val="96C2F63E"/>
    <w:lvl w:ilvl="0" w:tplc="9A68F5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0543B4"/>
    <w:multiLevelType w:val="hybridMultilevel"/>
    <w:tmpl w:val="34F4DF50"/>
    <w:lvl w:ilvl="0" w:tplc="23ACE2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95E4D"/>
    <w:multiLevelType w:val="hybridMultilevel"/>
    <w:tmpl w:val="17F446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423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9145215">
    <w:abstractNumId w:val="11"/>
  </w:num>
  <w:num w:numId="3" w16cid:durableId="1770347136">
    <w:abstractNumId w:val="3"/>
  </w:num>
  <w:num w:numId="4" w16cid:durableId="171604650">
    <w:abstractNumId w:val="10"/>
  </w:num>
  <w:num w:numId="5" w16cid:durableId="471212817">
    <w:abstractNumId w:val="8"/>
  </w:num>
  <w:num w:numId="6" w16cid:durableId="188422881">
    <w:abstractNumId w:val="5"/>
  </w:num>
  <w:num w:numId="7" w16cid:durableId="395010878">
    <w:abstractNumId w:val="4"/>
  </w:num>
  <w:num w:numId="8" w16cid:durableId="998389053">
    <w:abstractNumId w:val="1"/>
  </w:num>
  <w:num w:numId="9" w16cid:durableId="93980732">
    <w:abstractNumId w:val="12"/>
  </w:num>
  <w:num w:numId="10" w16cid:durableId="403796361">
    <w:abstractNumId w:val="7"/>
  </w:num>
  <w:num w:numId="11" w16cid:durableId="536741913">
    <w:abstractNumId w:val="14"/>
  </w:num>
  <w:num w:numId="12" w16cid:durableId="965965556">
    <w:abstractNumId w:val="6"/>
  </w:num>
  <w:num w:numId="13" w16cid:durableId="1732539994">
    <w:abstractNumId w:val="9"/>
  </w:num>
  <w:num w:numId="14" w16cid:durableId="51542635">
    <w:abstractNumId w:val="13"/>
  </w:num>
  <w:num w:numId="15" w16cid:durableId="13849914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Ömer Uçar">
    <w15:presenceInfo w15:providerId="AD" w15:userId="S::omer@novartspace.com::56ddcf12-8561-4ea2-b115-5259abf44f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trackRevisions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5B"/>
    <w:rsid w:val="0001479C"/>
    <w:rsid w:val="00015005"/>
    <w:rsid w:val="00020029"/>
    <w:rsid w:val="00022242"/>
    <w:rsid w:val="00026067"/>
    <w:rsid w:val="00027D68"/>
    <w:rsid w:val="00031490"/>
    <w:rsid w:val="000368B0"/>
    <w:rsid w:val="0004378A"/>
    <w:rsid w:val="00043AF1"/>
    <w:rsid w:val="0005371D"/>
    <w:rsid w:val="00054192"/>
    <w:rsid w:val="000557B9"/>
    <w:rsid w:val="00057080"/>
    <w:rsid w:val="0006274C"/>
    <w:rsid w:val="00064C98"/>
    <w:rsid w:val="0007272A"/>
    <w:rsid w:val="00087BF1"/>
    <w:rsid w:val="000A3ADB"/>
    <w:rsid w:val="000A699C"/>
    <w:rsid w:val="000B67F3"/>
    <w:rsid w:val="000C07B0"/>
    <w:rsid w:val="000C6F67"/>
    <w:rsid w:val="000D32A4"/>
    <w:rsid w:val="000D6F05"/>
    <w:rsid w:val="000F23F6"/>
    <w:rsid w:val="000F7B53"/>
    <w:rsid w:val="00103B73"/>
    <w:rsid w:val="00103BC8"/>
    <w:rsid w:val="00115040"/>
    <w:rsid w:val="001209E4"/>
    <w:rsid w:val="001217A9"/>
    <w:rsid w:val="00135F28"/>
    <w:rsid w:val="0013604A"/>
    <w:rsid w:val="00137244"/>
    <w:rsid w:val="0014087A"/>
    <w:rsid w:val="0015445C"/>
    <w:rsid w:val="00164FAE"/>
    <w:rsid w:val="00167F5E"/>
    <w:rsid w:val="00173B96"/>
    <w:rsid w:val="0017464E"/>
    <w:rsid w:val="00177159"/>
    <w:rsid w:val="00177CD5"/>
    <w:rsid w:val="00177D02"/>
    <w:rsid w:val="00177E9A"/>
    <w:rsid w:val="00184755"/>
    <w:rsid w:val="00184C55"/>
    <w:rsid w:val="001913D8"/>
    <w:rsid w:val="00197109"/>
    <w:rsid w:val="001A032C"/>
    <w:rsid w:val="001A3804"/>
    <w:rsid w:val="001A5B88"/>
    <w:rsid w:val="001B40F6"/>
    <w:rsid w:val="001B4E4A"/>
    <w:rsid w:val="001C7ABD"/>
    <w:rsid w:val="001D1471"/>
    <w:rsid w:val="001D5820"/>
    <w:rsid w:val="001D5E5C"/>
    <w:rsid w:val="001E1C91"/>
    <w:rsid w:val="001E3C0C"/>
    <w:rsid w:val="001E412A"/>
    <w:rsid w:val="001E4AD1"/>
    <w:rsid w:val="001E4FD9"/>
    <w:rsid w:val="001E5CB6"/>
    <w:rsid w:val="001F20AA"/>
    <w:rsid w:val="001F3F8C"/>
    <w:rsid w:val="001F43D4"/>
    <w:rsid w:val="001F4CFF"/>
    <w:rsid w:val="00201CDC"/>
    <w:rsid w:val="0020594D"/>
    <w:rsid w:val="002109B1"/>
    <w:rsid w:val="00221D65"/>
    <w:rsid w:val="00224F27"/>
    <w:rsid w:val="00231E78"/>
    <w:rsid w:val="00234880"/>
    <w:rsid w:val="002357CC"/>
    <w:rsid w:val="00252249"/>
    <w:rsid w:val="002615F0"/>
    <w:rsid w:val="00264E79"/>
    <w:rsid w:val="00274D1C"/>
    <w:rsid w:val="00281592"/>
    <w:rsid w:val="0029476B"/>
    <w:rsid w:val="00294F94"/>
    <w:rsid w:val="00297936"/>
    <w:rsid w:val="002A38C9"/>
    <w:rsid w:val="002A3D9C"/>
    <w:rsid w:val="002A449A"/>
    <w:rsid w:val="002A44E1"/>
    <w:rsid w:val="002B1E77"/>
    <w:rsid w:val="002C0B00"/>
    <w:rsid w:val="002C32CE"/>
    <w:rsid w:val="002C6583"/>
    <w:rsid w:val="002D0251"/>
    <w:rsid w:val="002D0F4D"/>
    <w:rsid w:val="002D1BF3"/>
    <w:rsid w:val="002D3DB0"/>
    <w:rsid w:val="002D3F55"/>
    <w:rsid w:val="002D6816"/>
    <w:rsid w:val="002F0E4D"/>
    <w:rsid w:val="002F1EAB"/>
    <w:rsid w:val="002F3669"/>
    <w:rsid w:val="00302B34"/>
    <w:rsid w:val="00302DA4"/>
    <w:rsid w:val="0030433E"/>
    <w:rsid w:val="00305CAC"/>
    <w:rsid w:val="00324094"/>
    <w:rsid w:val="00327659"/>
    <w:rsid w:val="003314CD"/>
    <w:rsid w:val="0033235D"/>
    <w:rsid w:val="003347A0"/>
    <w:rsid w:val="00337195"/>
    <w:rsid w:val="0033782B"/>
    <w:rsid w:val="0034078E"/>
    <w:rsid w:val="003514F4"/>
    <w:rsid w:val="0036489A"/>
    <w:rsid w:val="00372AFD"/>
    <w:rsid w:val="00382D99"/>
    <w:rsid w:val="003A2220"/>
    <w:rsid w:val="003A55E9"/>
    <w:rsid w:val="003A5CDF"/>
    <w:rsid w:val="003B3460"/>
    <w:rsid w:val="003B3DC9"/>
    <w:rsid w:val="003B780C"/>
    <w:rsid w:val="003C104A"/>
    <w:rsid w:val="003C4B49"/>
    <w:rsid w:val="003E5651"/>
    <w:rsid w:val="003E74DD"/>
    <w:rsid w:val="00405995"/>
    <w:rsid w:val="00411B70"/>
    <w:rsid w:val="00411D62"/>
    <w:rsid w:val="00414517"/>
    <w:rsid w:val="0042509F"/>
    <w:rsid w:val="0043079A"/>
    <w:rsid w:val="004329E7"/>
    <w:rsid w:val="00443976"/>
    <w:rsid w:val="004525B3"/>
    <w:rsid w:val="0047074D"/>
    <w:rsid w:val="004727EA"/>
    <w:rsid w:val="00474440"/>
    <w:rsid w:val="0048251A"/>
    <w:rsid w:val="00487C97"/>
    <w:rsid w:val="00490C37"/>
    <w:rsid w:val="0049148B"/>
    <w:rsid w:val="004A4013"/>
    <w:rsid w:val="004A56D0"/>
    <w:rsid w:val="004A686E"/>
    <w:rsid w:val="004B2DD2"/>
    <w:rsid w:val="004B51A8"/>
    <w:rsid w:val="004B56F0"/>
    <w:rsid w:val="004C04ED"/>
    <w:rsid w:val="004C0768"/>
    <w:rsid w:val="004C419D"/>
    <w:rsid w:val="004C5EB4"/>
    <w:rsid w:val="004D0668"/>
    <w:rsid w:val="004D4531"/>
    <w:rsid w:val="004D46A0"/>
    <w:rsid w:val="004D4E39"/>
    <w:rsid w:val="004E3CCD"/>
    <w:rsid w:val="004E64BF"/>
    <w:rsid w:val="004F43F9"/>
    <w:rsid w:val="004F7C8D"/>
    <w:rsid w:val="00503D37"/>
    <w:rsid w:val="00510FE7"/>
    <w:rsid w:val="00511666"/>
    <w:rsid w:val="00530978"/>
    <w:rsid w:val="00534197"/>
    <w:rsid w:val="005374A5"/>
    <w:rsid w:val="005413E4"/>
    <w:rsid w:val="00550D0F"/>
    <w:rsid w:val="00551B04"/>
    <w:rsid w:val="00557ECF"/>
    <w:rsid w:val="005622BB"/>
    <w:rsid w:val="00564963"/>
    <w:rsid w:val="00570ADB"/>
    <w:rsid w:val="005774EA"/>
    <w:rsid w:val="00581765"/>
    <w:rsid w:val="00585213"/>
    <w:rsid w:val="0059679F"/>
    <w:rsid w:val="005A4EE9"/>
    <w:rsid w:val="005B5885"/>
    <w:rsid w:val="005B6339"/>
    <w:rsid w:val="005D68ED"/>
    <w:rsid w:val="005E26AF"/>
    <w:rsid w:val="005E4203"/>
    <w:rsid w:val="005E5E54"/>
    <w:rsid w:val="005F3273"/>
    <w:rsid w:val="005F5E38"/>
    <w:rsid w:val="005F778B"/>
    <w:rsid w:val="00602C40"/>
    <w:rsid w:val="0060590C"/>
    <w:rsid w:val="0061511C"/>
    <w:rsid w:val="00615BAD"/>
    <w:rsid w:val="00620119"/>
    <w:rsid w:val="00620193"/>
    <w:rsid w:val="0062577C"/>
    <w:rsid w:val="00634F23"/>
    <w:rsid w:val="00635DAC"/>
    <w:rsid w:val="00642CDB"/>
    <w:rsid w:val="00644493"/>
    <w:rsid w:val="006447EC"/>
    <w:rsid w:val="0065250D"/>
    <w:rsid w:val="00667564"/>
    <w:rsid w:val="00677710"/>
    <w:rsid w:val="00681A4A"/>
    <w:rsid w:val="00686AEC"/>
    <w:rsid w:val="00687FDF"/>
    <w:rsid w:val="00692000"/>
    <w:rsid w:val="006A2A6D"/>
    <w:rsid w:val="006B3658"/>
    <w:rsid w:val="006B377E"/>
    <w:rsid w:val="006B4FDC"/>
    <w:rsid w:val="006C2515"/>
    <w:rsid w:val="006C6C50"/>
    <w:rsid w:val="006D016E"/>
    <w:rsid w:val="006D319F"/>
    <w:rsid w:val="006D3BC6"/>
    <w:rsid w:val="006E1A92"/>
    <w:rsid w:val="006E5A20"/>
    <w:rsid w:val="006E6012"/>
    <w:rsid w:val="006F305A"/>
    <w:rsid w:val="00703BF7"/>
    <w:rsid w:val="007375B7"/>
    <w:rsid w:val="0074761D"/>
    <w:rsid w:val="00753D42"/>
    <w:rsid w:val="007568FC"/>
    <w:rsid w:val="007610FF"/>
    <w:rsid w:val="00764574"/>
    <w:rsid w:val="007665AD"/>
    <w:rsid w:val="00767160"/>
    <w:rsid w:val="00771440"/>
    <w:rsid w:val="007748A5"/>
    <w:rsid w:val="00775190"/>
    <w:rsid w:val="0077578F"/>
    <w:rsid w:val="0078160B"/>
    <w:rsid w:val="00781B3C"/>
    <w:rsid w:val="007875BC"/>
    <w:rsid w:val="00790458"/>
    <w:rsid w:val="007A1AF5"/>
    <w:rsid w:val="007A1FEA"/>
    <w:rsid w:val="007A6B93"/>
    <w:rsid w:val="007B6F84"/>
    <w:rsid w:val="007B6FEF"/>
    <w:rsid w:val="007C391B"/>
    <w:rsid w:val="007C5308"/>
    <w:rsid w:val="007C711C"/>
    <w:rsid w:val="007D1195"/>
    <w:rsid w:val="007D20A9"/>
    <w:rsid w:val="007E07C0"/>
    <w:rsid w:val="007E0ACD"/>
    <w:rsid w:val="007E6DCF"/>
    <w:rsid w:val="007F3D78"/>
    <w:rsid w:val="007F4420"/>
    <w:rsid w:val="007F469E"/>
    <w:rsid w:val="007F48B2"/>
    <w:rsid w:val="0080201B"/>
    <w:rsid w:val="0080228B"/>
    <w:rsid w:val="008037D1"/>
    <w:rsid w:val="008067AC"/>
    <w:rsid w:val="00807723"/>
    <w:rsid w:val="00810CE3"/>
    <w:rsid w:val="0081608D"/>
    <w:rsid w:val="008162DA"/>
    <w:rsid w:val="008252F1"/>
    <w:rsid w:val="00830436"/>
    <w:rsid w:val="00830F14"/>
    <w:rsid w:val="00831B74"/>
    <w:rsid w:val="00837E05"/>
    <w:rsid w:val="00840AA3"/>
    <w:rsid w:val="00841409"/>
    <w:rsid w:val="00845B69"/>
    <w:rsid w:val="00846230"/>
    <w:rsid w:val="00852ACF"/>
    <w:rsid w:val="00854EBC"/>
    <w:rsid w:val="0085592E"/>
    <w:rsid w:val="00862817"/>
    <w:rsid w:val="00864889"/>
    <w:rsid w:val="0088486F"/>
    <w:rsid w:val="00891DEC"/>
    <w:rsid w:val="00894894"/>
    <w:rsid w:val="00894ADF"/>
    <w:rsid w:val="00895E91"/>
    <w:rsid w:val="00897053"/>
    <w:rsid w:val="008975CE"/>
    <w:rsid w:val="008A16FC"/>
    <w:rsid w:val="008A49BA"/>
    <w:rsid w:val="008A5554"/>
    <w:rsid w:val="008A71FD"/>
    <w:rsid w:val="008B2F68"/>
    <w:rsid w:val="008B72CB"/>
    <w:rsid w:val="008C45F5"/>
    <w:rsid w:val="008C492B"/>
    <w:rsid w:val="008D2A1B"/>
    <w:rsid w:val="008D6736"/>
    <w:rsid w:val="008E0741"/>
    <w:rsid w:val="008E18D5"/>
    <w:rsid w:val="008E2045"/>
    <w:rsid w:val="008E246B"/>
    <w:rsid w:val="009013B7"/>
    <w:rsid w:val="00901BEB"/>
    <w:rsid w:val="00904097"/>
    <w:rsid w:val="009041FE"/>
    <w:rsid w:val="00904C19"/>
    <w:rsid w:val="00905924"/>
    <w:rsid w:val="00906966"/>
    <w:rsid w:val="0090790F"/>
    <w:rsid w:val="00926D42"/>
    <w:rsid w:val="009318C8"/>
    <w:rsid w:val="0093556B"/>
    <w:rsid w:val="0093600A"/>
    <w:rsid w:val="00943685"/>
    <w:rsid w:val="00943D96"/>
    <w:rsid w:val="00943EAA"/>
    <w:rsid w:val="00945DD1"/>
    <w:rsid w:val="00947BC8"/>
    <w:rsid w:val="00956E31"/>
    <w:rsid w:val="00960A0E"/>
    <w:rsid w:val="0096231F"/>
    <w:rsid w:val="00967E01"/>
    <w:rsid w:val="0098140C"/>
    <w:rsid w:val="00983D4B"/>
    <w:rsid w:val="00985ED5"/>
    <w:rsid w:val="00986C5B"/>
    <w:rsid w:val="009A0FF9"/>
    <w:rsid w:val="009A2169"/>
    <w:rsid w:val="009B1468"/>
    <w:rsid w:val="009C0026"/>
    <w:rsid w:val="009C0FA3"/>
    <w:rsid w:val="009C3BDD"/>
    <w:rsid w:val="009C499D"/>
    <w:rsid w:val="009C55B0"/>
    <w:rsid w:val="009C5FEA"/>
    <w:rsid w:val="009D7169"/>
    <w:rsid w:val="009E3558"/>
    <w:rsid w:val="009E3928"/>
    <w:rsid w:val="009E3EFE"/>
    <w:rsid w:val="009E45C1"/>
    <w:rsid w:val="009E718D"/>
    <w:rsid w:val="009F01E1"/>
    <w:rsid w:val="009F6296"/>
    <w:rsid w:val="009F7B61"/>
    <w:rsid w:val="00A02EFC"/>
    <w:rsid w:val="00A1361E"/>
    <w:rsid w:val="00A14549"/>
    <w:rsid w:val="00A166C0"/>
    <w:rsid w:val="00A2094D"/>
    <w:rsid w:val="00A4580F"/>
    <w:rsid w:val="00A50778"/>
    <w:rsid w:val="00A5240B"/>
    <w:rsid w:val="00A53A7E"/>
    <w:rsid w:val="00A5445E"/>
    <w:rsid w:val="00A54FE6"/>
    <w:rsid w:val="00A72FD1"/>
    <w:rsid w:val="00A75399"/>
    <w:rsid w:val="00A805C0"/>
    <w:rsid w:val="00A91126"/>
    <w:rsid w:val="00A917BB"/>
    <w:rsid w:val="00A92F70"/>
    <w:rsid w:val="00A969B5"/>
    <w:rsid w:val="00A9733F"/>
    <w:rsid w:val="00AA0889"/>
    <w:rsid w:val="00AA18A8"/>
    <w:rsid w:val="00AA1BEA"/>
    <w:rsid w:val="00AA40DB"/>
    <w:rsid w:val="00AA48BE"/>
    <w:rsid w:val="00AA4FC0"/>
    <w:rsid w:val="00AB3B71"/>
    <w:rsid w:val="00AB4187"/>
    <w:rsid w:val="00AB6206"/>
    <w:rsid w:val="00AD01D6"/>
    <w:rsid w:val="00AE42DD"/>
    <w:rsid w:val="00AE72FE"/>
    <w:rsid w:val="00AF0CEF"/>
    <w:rsid w:val="00AF1C97"/>
    <w:rsid w:val="00AF217E"/>
    <w:rsid w:val="00AF42CD"/>
    <w:rsid w:val="00AF6518"/>
    <w:rsid w:val="00B005FB"/>
    <w:rsid w:val="00B0101E"/>
    <w:rsid w:val="00B02425"/>
    <w:rsid w:val="00B037CE"/>
    <w:rsid w:val="00B03AF3"/>
    <w:rsid w:val="00B04C36"/>
    <w:rsid w:val="00B1191D"/>
    <w:rsid w:val="00B129C1"/>
    <w:rsid w:val="00B1324B"/>
    <w:rsid w:val="00B1762D"/>
    <w:rsid w:val="00B17DC7"/>
    <w:rsid w:val="00B217ED"/>
    <w:rsid w:val="00B268BE"/>
    <w:rsid w:val="00B27878"/>
    <w:rsid w:val="00B318DF"/>
    <w:rsid w:val="00B41913"/>
    <w:rsid w:val="00B41E1B"/>
    <w:rsid w:val="00B4656F"/>
    <w:rsid w:val="00B502F6"/>
    <w:rsid w:val="00B517EE"/>
    <w:rsid w:val="00B55598"/>
    <w:rsid w:val="00B57648"/>
    <w:rsid w:val="00B60837"/>
    <w:rsid w:val="00B664BD"/>
    <w:rsid w:val="00B723B0"/>
    <w:rsid w:val="00B73DC1"/>
    <w:rsid w:val="00B75D33"/>
    <w:rsid w:val="00B81C9A"/>
    <w:rsid w:val="00B90445"/>
    <w:rsid w:val="00B90608"/>
    <w:rsid w:val="00B91955"/>
    <w:rsid w:val="00B94985"/>
    <w:rsid w:val="00BA7CE2"/>
    <w:rsid w:val="00BB285F"/>
    <w:rsid w:val="00BB322B"/>
    <w:rsid w:val="00BB5484"/>
    <w:rsid w:val="00BB590A"/>
    <w:rsid w:val="00BB66F7"/>
    <w:rsid w:val="00BC2BF8"/>
    <w:rsid w:val="00BC3089"/>
    <w:rsid w:val="00BC5F2F"/>
    <w:rsid w:val="00BD05B4"/>
    <w:rsid w:val="00BD702E"/>
    <w:rsid w:val="00BE3DC6"/>
    <w:rsid w:val="00BF00F5"/>
    <w:rsid w:val="00BF6244"/>
    <w:rsid w:val="00C06A47"/>
    <w:rsid w:val="00C1384F"/>
    <w:rsid w:val="00C17A76"/>
    <w:rsid w:val="00C2034F"/>
    <w:rsid w:val="00C25192"/>
    <w:rsid w:val="00C34EA4"/>
    <w:rsid w:val="00C43C5F"/>
    <w:rsid w:val="00C457AB"/>
    <w:rsid w:val="00C51A78"/>
    <w:rsid w:val="00C7727C"/>
    <w:rsid w:val="00C772A3"/>
    <w:rsid w:val="00C80D39"/>
    <w:rsid w:val="00C90344"/>
    <w:rsid w:val="00C91C79"/>
    <w:rsid w:val="00C92DD1"/>
    <w:rsid w:val="00C9384C"/>
    <w:rsid w:val="00CA120D"/>
    <w:rsid w:val="00CA1EA1"/>
    <w:rsid w:val="00CA486F"/>
    <w:rsid w:val="00CA68DD"/>
    <w:rsid w:val="00CB07E0"/>
    <w:rsid w:val="00CC1C84"/>
    <w:rsid w:val="00CC5745"/>
    <w:rsid w:val="00CE1BF4"/>
    <w:rsid w:val="00CE213F"/>
    <w:rsid w:val="00CE2140"/>
    <w:rsid w:val="00CE245B"/>
    <w:rsid w:val="00CF0235"/>
    <w:rsid w:val="00CF65C2"/>
    <w:rsid w:val="00D10AE5"/>
    <w:rsid w:val="00D140C3"/>
    <w:rsid w:val="00D17051"/>
    <w:rsid w:val="00D215C3"/>
    <w:rsid w:val="00D3298C"/>
    <w:rsid w:val="00D32B96"/>
    <w:rsid w:val="00D342DD"/>
    <w:rsid w:val="00D373BE"/>
    <w:rsid w:val="00D4640C"/>
    <w:rsid w:val="00D54819"/>
    <w:rsid w:val="00D6089A"/>
    <w:rsid w:val="00D630AD"/>
    <w:rsid w:val="00D6737A"/>
    <w:rsid w:val="00D8036E"/>
    <w:rsid w:val="00D93A86"/>
    <w:rsid w:val="00DA4F13"/>
    <w:rsid w:val="00DB3756"/>
    <w:rsid w:val="00DC4837"/>
    <w:rsid w:val="00DD64ED"/>
    <w:rsid w:val="00DD66B7"/>
    <w:rsid w:val="00DE0C80"/>
    <w:rsid w:val="00DE164E"/>
    <w:rsid w:val="00DE4747"/>
    <w:rsid w:val="00DE5691"/>
    <w:rsid w:val="00DE59C1"/>
    <w:rsid w:val="00DF1D6C"/>
    <w:rsid w:val="00DF204E"/>
    <w:rsid w:val="00DF2463"/>
    <w:rsid w:val="00DF6FFA"/>
    <w:rsid w:val="00E03FBB"/>
    <w:rsid w:val="00E0429A"/>
    <w:rsid w:val="00E05F42"/>
    <w:rsid w:val="00E10758"/>
    <w:rsid w:val="00E10B43"/>
    <w:rsid w:val="00E166DB"/>
    <w:rsid w:val="00E234C0"/>
    <w:rsid w:val="00E2523B"/>
    <w:rsid w:val="00E25DEF"/>
    <w:rsid w:val="00E32047"/>
    <w:rsid w:val="00E328BA"/>
    <w:rsid w:val="00E32DB0"/>
    <w:rsid w:val="00E337AF"/>
    <w:rsid w:val="00E349AB"/>
    <w:rsid w:val="00E362AF"/>
    <w:rsid w:val="00E447EF"/>
    <w:rsid w:val="00E50C23"/>
    <w:rsid w:val="00E665C4"/>
    <w:rsid w:val="00E677B0"/>
    <w:rsid w:val="00E707B8"/>
    <w:rsid w:val="00E71677"/>
    <w:rsid w:val="00E73F3B"/>
    <w:rsid w:val="00E83146"/>
    <w:rsid w:val="00E930E4"/>
    <w:rsid w:val="00E937D9"/>
    <w:rsid w:val="00EA0E1A"/>
    <w:rsid w:val="00EA1AC4"/>
    <w:rsid w:val="00EA3154"/>
    <w:rsid w:val="00EC3E03"/>
    <w:rsid w:val="00EC3EC0"/>
    <w:rsid w:val="00EC425D"/>
    <w:rsid w:val="00EC4669"/>
    <w:rsid w:val="00EC7127"/>
    <w:rsid w:val="00ED3DAC"/>
    <w:rsid w:val="00EE3FAA"/>
    <w:rsid w:val="00EE7FAA"/>
    <w:rsid w:val="00EF3CF4"/>
    <w:rsid w:val="00EF4A2E"/>
    <w:rsid w:val="00EF6AA2"/>
    <w:rsid w:val="00F03419"/>
    <w:rsid w:val="00F06C61"/>
    <w:rsid w:val="00F07169"/>
    <w:rsid w:val="00F0781B"/>
    <w:rsid w:val="00F262BD"/>
    <w:rsid w:val="00F30B98"/>
    <w:rsid w:val="00F33E02"/>
    <w:rsid w:val="00F35D97"/>
    <w:rsid w:val="00F42A00"/>
    <w:rsid w:val="00F430A6"/>
    <w:rsid w:val="00F557B6"/>
    <w:rsid w:val="00F575D2"/>
    <w:rsid w:val="00F60865"/>
    <w:rsid w:val="00F743AB"/>
    <w:rsid w:val="00F80DE3"/>
    <w:rsid w:val="00F8176E"/>
    <w:rsid w:val="00F83E67"/>
    <w:rsid w:val="00F94140"/>
    <w:rsid w:val="00FA17EB"/>
    <w:rsid w:val="00FA6446"/>
    <w:rsid w:val="00FF2DC3"/>
    <w:rsid w:val="00FF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0D50D"/>
  <w15:docId w15:val="{63D366EA-4CE3-464E-8020-C77AEC68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5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08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83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8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837"/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EE3F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C711C"/>
    <w:pPr>
      <w:ind w:left="720"/>
      <w:contextualSpacing/>
    </w:pPr>
  </w:style>
  <w:style w:type="table" w:styleId="TableGrid">
    <w:name w:val="Table Grid"/>
    <w:basedOn w:val="TableNormal"/>
    <w:uiPriority w:val="59"/>
    <w:rsid w:val="004C5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C5E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5E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5E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01E1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01E1"/>
    <w:rPr>
      <w:b/>
      <w:bCs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C55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037D1"/>
    <w:pPr>
      <w:outlineLvl w:val="9"/>
    </w:pPr>
    <w:rPr>
      <w:lang w:eastAsia="tr-TR"/>
    </w:rPr>
  </w:style>
  <w:style w:type="paragraph" w:styleId="TOC2">
    <w:name w:val="toc 2"/>
    <w:basedOn w:val="Normal"/>
    <w:next w:val="Normal"/>
    <w:autoRedefine/>
    <w:uiPriority w:val="39"/>
    <w:unhideWhenUsed/>
    <w:rsid w:val="008037D1"/>
    <w:pPr>
      <w:spacing w:after="100"/>
      <w:ind w:left="220"/>
    </w:pPr>
    <w:rPr>
      <w:rFonts w:eastAsiaTheme="minorEastAsia" w:cs="Times New Roman"/>
      <w:lang w:eastAsia="tr-TR"/>
    </w:rPr>
  </w:style>
  <w:style w:type="paragraph" w:styleId="TOC1">
    <w:name w:val="toc 1"/>
    <w:basedOn w:val="Normal"/>
    <w:next w:val="Normal"/>
    <w:autoRedefine/>
    <w:uiPriority w:val="39"/>
    <w:unhideWhenUsed/>
    <w:rsid w:val="00570ADB"/>
    <w:pPr>
      <w:tabs>
        <w:tab w:val="left" w:pos="440"/>
        <w:tab w:val="right" w:leader="dot" w:pos="9062"/>
      </w:tabs>
      <w:spacing w:after="100"/>
    </w:pPr>
    <w:rPr>
      <w:rFonts w:eastAsiaTheme="minorEastAsia" w:cs="Times New Roman"/>
      <w:lang w:eastAsia="tr-TR"/>
    </w:rPr>
  </w:style>
  <w:style w:type="paragraph" w:styleId="TOC3">
    <w:name w:val="toc 3"/>
    <w:basedOn w:val="Normal"/>
    <w:next w:val="Normal"/>
    <w:autoRedefine/>
    <w:uiPriority w:val="39"/>
    <w:unhideWhenUsed/>
    <w:rsid w:val="008037D1"/>
    <w:pPr>
      <w:spacing w:after="100"/>
      <w:ind w:left="440"/>
    </w:pPr>
    <w:rPr>
      <w:rFonts w:eastAsiaTheme="minorEastAsia" w:cs="Times New Roman"/>
      <w:lang w:eastAsia="tr-TR"/>
    </w:rPr>
  </w:style>
  <w:style w:type="character" w:styleId="Hyperlink">
    <w:name w:val="Hyperlink"/>
    <w:basedOn w:val="DefaultParagraphFont"/>
    <w:uiPriority w:val="99"/>
    <w:unhideWhenUsed/>
    <w:rsid w:val="008037D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5F0"/>
    <w:rPr>
      <w:rFonts w:ascii="Tahoma" w:hAnsi="Tahoma" w:cs="Tahoma"/>
      <w:sz w:val="16"/>
      <w:szCs w:val="16"/>
      <w:lang w:val="en-US"/>
    </w:rPr>
  </w:style>
  <w:style w:type="paragraph" w:styleId="Revision">
    <w:name w:val="Revision"/>
    <w:hidden/>
    <w:uiPriority w:val="99"/>
    <w:semiHidden/>
    <w:rsid w:val="009A2169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62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b51cf-fae4-4b8b-9079-6f1d3d578e1c">
      <Terms xmlns="http://schemas.microsoft.com/office/infopath/2007/PartnerControls"/>
    </lcf76f155ced4ddcb4097134ff3c332f>
    <TaxCatchAll xmlns="032345de-d3c7-4adb-be82-da5257eb009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8" ma:contentTypeDescription="Yeni belge oluşturun." ma:contentTypeScope="" ma:versionID="de572c1c14dcf64a019fde661f286857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fa879b25e3798feb372f3ff85dd94a6c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bdb4ad91-825d-4c05-aaca-780a7ecb5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0fb8eb-6259-4744-843d-a9c21058576c}" ma:internalName="TaxCatchAll" ma:showField="CatchAllData" ma:web="032345de-d3c7-4adb-be82-da5257eb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40C240-F349-4694-9ABC-19C6B6DB177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658076-D125-48C5-93C9-AF866CC0F54C}">
  <ds:schemaRefs>
    <ds:schemaRef ds:uri="http://schemas.microsoft.com/office/2006/metadata/properties"/>
    <ds:schemaRef ds:uri="http://schemas.microsoft.com/office/infopath/2007/PartnerControls"/>
    <ds:schemaRef ds:uri="461b51cf-fae4-4b8b-9079-6f1d3d578e1c"/>
    <ds:schemaRef ds:uri="032345de-d3c7-4adb-be82-da5257eb0095"/>
  </ds:schemaRefs>
</ds:datastoreItem>
</file>

<file path=customXml/itemProps3.xml><?xml version="1.0" encoding="utf-8"?>
<ds:datastoreItem xmlns:ds="http://schemas.openxmlformats.org/officeDocument/2006/customXml" ds:itemID="{19D9C2DF-686A-4611-AC06-21BBE5296A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5BD6FCD-DDF4-461A-9C9D-E53C93EDB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Links>
    <vt:vector size="12" baseType="variant">
      <vt:variant>
        <vt:i4>1114175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_Toc102757961</vt:lpwstr>
      </vt:variant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_Toc102757960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Tegin Berkay Budak</dc:creator>
  <cp:lastModifiedBy>Ömer Uçar</cp:lastModifiedBy>
  <cp:revision>20</cp:revision>
  <dcterms:created xsi:type="dcterms:W3CDTF">2024-02-28T12:43:00Z</dcterms:created>
  <dcterms:modified xsi:type="dcterms:W3CDTF">2024-12-10T18:13:00Z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  <property fmtid="{D5CDD505-2E9C-101B-9397-08002B2CF9AE}" pid="3" name="MediaServiceImageTags">
    <vt:lpwstr/>
  </property>
</Properties>
</file>